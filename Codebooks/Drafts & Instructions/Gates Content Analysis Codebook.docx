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 Content Analysis Codebook Draft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social media posts and snippets of transcripts from videos/podcasts of identified influencers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 (from scope):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[To] better understand... core topics, themes, narratives, sentiments, and rhetorical strategies used in communicating about masculinity.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content analysis will surface how different </w:t>
      </w:r>
      <w:r w:rsidDel="00000000" w:rsidR="00000000" w:rsidRPr="00000000">
        <w:rPr>
          <w:b w:val="1"/>
          <w:bCs w:val="1"/>
          <w:rtl w:val="0"/>
        </w:rPr>
        <w:t xml:space="preserve">narratives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themes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 cluster together in the media outputs.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 discourse analyses … will be used to understand the </w:t>
      </w:r>
      <w:r w:rsidDel="00000000" w:rsidR="00000000" w:rsidRPr="00000000">
        <w:rPr>
          <w:b w:val="1"/>
          <w:bCs w:val="1"/>
          <w:rtl w:val="0"/>
        </w:rPr>
        <w:t xml:space="preserve">rhetorical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 used to convince and engage audiences.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Content ID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Content Text / Description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start with an attention-getter? Y/N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Attention-getter could be verbal or visual, such as video titles and/or captions. These visual attention-getters may include statements in all caps, statements with excessive exclamation points [list some examples, potentially include screenshot examples. Not needed if we decide to focus on verbal attention-getters only]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kind of attention-getting strategies does it use? Choose all that apply.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Compelling question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Humor / sarcasm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violent / gross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sexual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surprising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a news headline or social media trend as opener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commentRangeStart w:id="0"/>
      <w:commentRangeStart w:id="1"/>
      <w:r w:rsidDel="00000000" w:rsidR="00000000" w:rsidRPr="00000000">
        <w:rPr>
          <w:rtl w:val="0"/>
        </w:rPr>
        <w:t xml:space="preserve">Interesting visual / meme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is/are the primary topic(s) of the content? Choose all that apply.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Dating/marriage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Friends/socializing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0"/>
        </w:rPr>
        <w:t xml:space="preserve">/children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Money/status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Fitness/self-improvement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Gender issues (e.g., equality)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issues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(e.g., corruption)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Religion/morality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Gaming/technology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  <w:tab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Characterize the type of content.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Interview/conversational content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commentRangeStart w:id="3"/>
      <w:commentRangeStart w:id="4"/>
      <w:commentRangeStart w:id="5"/>
      <w:r w:rsidDel="00000000" w:rsidR="00000000" w:rsidRPr="00000000">
        <w:rPr>
          <w:rtl w:val="0"/>
        </w:rPr>
        <w:t xml:space="preserve">Motivational/self-help content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Commentary/reaction content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commentRangeStart w:id="6"/>
      <w:commentRangeStart w:id="7"/>
      <w:commentRangeStart w:id="8"/>
      <w:r w:rsidDel="00000000" w:rsidR="00000000" w:rsidRPr="00000000">
        <w:rPr>
          <w:rtl w:val="0"/>
        </w:rPr>
        <w:t xml:space="preserve">Does this content address masculinity / gender norms?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Yes, explicitly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implicitly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how would you characterize the type of masculinity or gender norms addressed?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commentRangeStart w:id="9"/>
      <w:commentRangeStart w:id="10"/>
      <w:commentRangeStart w:id="11"/>
      <w:commentRangeStart w:id="12"/>
      <w:r w:rsidDel="00000000" w:rsidR="00000000" w:rsidRPr="00000000">
        <w:rPr>
          <w:rtl w:val="0"/>
        </w:rPr>
        <w:t xml:space="preserve">More regressive / traditional / restrictive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progressive / equitable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 / expansive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does the content address what men should do or be in society? Y/N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does the content indicate men do or need to do? Choose all that apply.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dominate/lead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provide/succeed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are disadvantaged/victims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improve themselves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fully self-reliant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emotionally open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not show emotions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equal partners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Mixed/unclear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 is being identified in the content? Choose all that apply.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Kenyan or Nigerian political/social problems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Western political/social influence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Women/feminism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Men’s behavior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Economic/status pressure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health/emotional struggle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clear problem is identified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__________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solution is being proposed? Choose all that apply.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or political change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Assert dominance/control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 wealth/status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self-discipline/fitness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emotional growth/healing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commentRangeStart w:id="13"/>
      <w:r w:rsidDel="00000000" w:rsidR="00000000" w:rsidRPr="00000000">
        <w:rPr>
          <w:rtl w:val="0"/>
        </w:rPr>
        <w:t xml:space="preserve">More equality/respect 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for men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ins w:author="Soraya Giaccardi" w:id="0" w:date="2026-04-08T18:05:30Z"/>
        </w:rPr>
      </w:pPr>
      <w:commentRangeStart w:id="14"/>
      <w:r w:rsidDel="00000000" w:rsidR="00000000" w:rsidRPr="00000000">
        <w:rPr>
          <w:rtl w:val="0"/>
        </w:rPr>
        <w:t xml:space="preserve">More equality/respect 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t xml:space="preserve">for women</w:t>
      </w:r>
      <w:ins w:author="Soraya Giaccardi" w:id="0" w:date="2026-04-08T18:05:30Z">
        <w:commentRangeStart w:id="15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Building community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clear solution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characterize the communication mode of this content? Choose all that apply.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Advice/instruction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story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Commentary/opinion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Debate/argument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Humor/satire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commentRangeStart w:id="16"/>
      <w:commentRangeStart w:id="17"/>
      <w:r w:rsidDel="00000000" w:rsidR="00000000" w:rsidRPr="00000000">
        <w:rPr>
          <w:rtl w:val="0"/>
        </w:rPr>
        <w:t xml:space="preserve">Motivational speech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News/telling facts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</w:t>
        <w:tab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audience needs does the content aim to fulfill? Choose ALL that apply.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Entertainment / escapism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seeking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Connection / social interaction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 expression / identify construction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seeking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of events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these apply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content support its claims or messages? 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Generalizations about men/women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commentRangeStart w:id="18"/>
      <w:commentRangeStart w:id="19"/>
      <w:r w:rsidDel="00000000" w:rsidR="00000000" w:rsidRPr="00000000">
        <w:rPr>
          <w:rtl w:val="0"/>
        </w:rPr>
        <w:t xml:space="preserve">Personal experience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Stories about men/women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Cultural/social observations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Facts/statistics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Moral/religious claims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  <w:tab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support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the claims justified? 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justification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Anecdotal examples 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Presented as common sense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data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religion/tradition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external sources, such as other influencers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commentRangeStart w:id="20"/>
      <w:commentRangeStart w:id="21"/>
      <w:r w:rsidDel="00000000" w:rsidR="00000000" w:rsidRPr="00000000">
        <w:rPr>
          <w:rtl w:val="0"/>
        </w:rPr>
        <w:t xml:space="preserve">What is the general sentiment toward men?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general sentiment toward women?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general sentiment toward traditional gender norms?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use fear or threat to help drive the message home? 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Somewhat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  <w:tab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include any calls to action to the audience? Y/N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kinds of calls to action are included? Choose all that apply.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like the content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share the content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follow the speaker on social media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men to follow more traditional gender norms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men to follow more equitable gender norms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women to follow more traditional gender norms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women to follow more equitable gender norms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politicians or social figures to do something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vote in a different way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hanna Blakley" w:id="15" w:date="2026-04-09T22:17:23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"Building community" would do it?</w:t>
      </w:r>
    </w:p>
  </w:comment>
  <w:comment w:author="Soraya Giaccardi" w:id="3" w:date="2026-04-08T17:36:15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2 feel more thematic (like the item above) while options a and d are more about the platform/medium</w:t>
      </w:r>
    </w:p>
  </w:comment>
  <w:comment w:author="Johanna Blakley" w:id="4" w:date="2026-04-09T22:03:16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agree!</w:t>
      </w:r>
    </w:p>
  </w:comment>
  <w:comment w:author="Ksenia Korobkova" w:id="5" w:date="2026-04-13T18:41:48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slightly</w:t>
      </w:r>
    </w:p>
  </w:comment>
  <w:comment w:author="Johanna Blakley" w:id="13" w:date="2026-04-09T22:15:56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men or for women? this one could be confusing since many will say that men don't get respect and aren't treated equally to women</w:t>
      </w:r>
    </w:p>
  </w:comment>
  <w:comment w:author="Johanna Blakley" w:id="14" w:date="2026-04-09T22:15:56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men or for women? this one could be confusing since many will say that men don't get respect and aren't treated equally to women</w:t>
      </w:r>
    </w:p>
  </w:comment>
  <w:comment w:author="Johanna Blakley" w:id="18" w:date="2026-04-09T22:20:35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wouldn't describe these as claims. I expect an influencer would use one of these in order to make claims that could be categorized with the other items</w:t>
      </w:r>
    </w:p>
  </w:comment>
  <w:comment w:author="Ksenia Korobkova" w:id="19" w:date="2026-04-10T00:05:52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about: support for claims/messages?</w:t>
      </w:r>
    </w:p>
  </w:comment>
  <w:comment w:author="Johanna Blakley" w:id="2" w:date="2026-04-09T22:02:13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totally see why you clustered these but I worry that coders will have trouble separating Gender from Dating/Marriage. Also, it may be confusing at the end if a lot of the material coded f includes horrific misogynist messages mixed with comments on poverty, political corruption, and other social issues.</w:t>
      </w:r>
    </w:p>
  </w:comment>
  <w:comment w:author="Soraya Giaccardi" w:id="6" w:date="2026-04-08T17:40:19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explicitly? i think this one may be challenging bc a lot of content will implicitly promote gender norms.</w:t>
      </w:r>
    </w:p>
  </w:comment>
  <w:comment w:author="Soraya Giaccardi" w:id="7" w:date="2026-04-08T17:58:23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an alternative option is to list themes that are tied to masculinity/gender norms for coders to select (but more specific than the broad themes in question #3) 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the broad theme could be dating/relationships, but the specific ways that speak to reinforcing traditional roles could include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--advice for increasing the number of sexual partners 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--advice for avoiding "entrapment" (google "Men Going Their Own Way")</w:t>
      </w:r>
    </w:p>
  </w:comment>
  <w:comment w:author="Ksenia Korobkova" w:id="8" w:date="2026-04-08T18:01:04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pulling content from masculinity influencers and using specific gender-related keywords to generate the relevant dataset (https://docs.google.com/spreadsheets/d/1fn25XB-b6ZHmilG-nEQ4XxhuEEP2x53aPOXcoZhFPlM/edit?usp=sharing) so most of the time it should be explicit. However, some of the time, it will be implicit so your suggestions are very needed to capture this dynamic.</w:t>
      </w:r>
    </w:p>
  </w:comment>
  <w:comment w:author="Soraya Giaccardi" w:id="20" w:date="2026-04-08T18:11:44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these answered by coders or LLM?</w:t>
      </w:r>
    </w:p>
  </w:comment>
  <w:comment w:author="Ksenia Korobkova" w:id="21" w:date="2026-04-08T18:18:04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- so we will capture how much agreement there is with this item.</w:t>
      </w:r>
    </w:p>
  </w:comment>
  <w:comment w:author="Soraya Giaccardi" w:id="0" w:date="2026-04-08T17:32:34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be great if coders could save screenshots of these--will be helpful illustrations in final deliverable/presentations</w:t>
      </w:r>
    </w:p>
  </w:comment>
  <w:comment w:author="Ksenia Korobkova" w:id="1" w:date="2026-04-08T17:58:52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probably something the engineers/we can pull. Coders will probably have access to 1-2para transcripts or social media posts/tweets (Xes?) rather than a video podcast.</w:t>
      </w:r>
    </w:p>
  </w:comment>
  <w:comment w:author="Soraya Giaccardi" w:id="9" w:date="2026-04-08T18:00:41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unsure about the regressive/progressive language. what about restrictive vs expansive?</w:t>
      </w:r>
    </w:p>
  </w:comment>
  <w:comment w:author="Ksenia Korobkova" w:id="10" w:date="2026-04-08T18:40:18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Adding-- we'll need to define such terms clearly</w:t>
      </w:r>
    </w:p>
  </w:comment>
  <w:comment w:author="Soraya Giaccardi" w:id="11" w:date="2026-04-10T05:09:52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recruit coders from gender studies!</w:t>
      </w:r>
    </w:p>
  </w:comment>
  <w:comment w:author="Ksenia Korobkova" w:id="12" w:date="2026-04-13T18:45:11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the extent possible. I'm going to work on another document with lots of examples and maybe a short reading that will help coders classify content -- ideas v welcome</w:t>
      </w:r>
    </w:p>
  </w:comment>
  <w:comment w:author="Johanna Blakley" w:id="16" w:date="2026-04-09T22:18:09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overlap with Advice/instruction a lot</w:t>
      </w:r>
    </w:p>
  </w:comment>
  <w:comment w:author="Ksenia Korobkova" w:id="17" w:date="2026-04-10T00:03:24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do "choose all that apply here"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29" w:lineRule="auto"/>
      <w:ind w:right="41"/>
      <w:jc w:val="center"/>
    </w:pPr>
    <w:rPr>
      <w:rFonts w:ascii="Gill Sans" w:cs="Gill Sans" w:eastAsia="Gill Sans" w:hAnsi="Gill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29" w:lineRule="auto"/>
      <w:ind w:right="41"/>
    </w:pPr>
    <w:rPr>
      <w:rFonts w:ascii="Gill Sans" w:cs="Gill Sans" w:eastAsia="Gill Sans" w:hAnsi="Gill Sans"/>
      <w:b w:val="1"/>
      <w:b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29" w:lineRule="auto"/>
      <w:ind w:left="1440" w:right="41" w:hanging="360"/>
    </w:pPr>
    <w:rPr>
      <w:rFonts w:ascii="Nunito" w:cs="Nunito" w:eastAsia="Nunito" w:hAnsi="Nunito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